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A plain paragraph.</w:t>
      </w:r>
    </w:p>
    <w:p>
      <w:pPr>
        <w:tabs>
          <w:tab w:val="left" w:pos="720"/>
        </w:tabs>
      </w:pPr>
      <w:r>
        <w:t xml:space="preserve">2. Tab stop definitions</w:t>
      </w:r>
      <w:r>
        <w:tab/>
      </w:r>
      <w:r>
        <w:t xml:space="preserve">are not text; a run tab is one space.</w:t>
      </w:r>
    </w:p>
    <w:p>
      <w:r>
        <w:t xml:space="preserve">3. A line break</w:t>
      </w:r>
      <w:r>
        <w:br/>
      </w:r>
      <w:r>
        <w:t xml:space="preserve">inside a paragraph is one space.</w:t>
      </w:r>
    </w:p>
    <w:p>
      <w:r>
        <w:t xml:space="preserve">   </w:t>
      </w:r>
    </w:p>
    <w:p>
      <w:r>
        <w:t xml:space="preserve">4. Runs   with    spaced   words collapse.</w:t>
      </w:r>
    </w:p>
    <w:p>
      <w:r>
        <w:t xml:space="preserve">5. Inserted text </w:t>
      </w:r>
      <w:ins w:id="1" w:author="a">
        <w:r>
          <w:t xml:space="preserve">is kept</w:t>
        </w:r>
      </w:ins>
      <w:del w:id="2" w:author="a">
        <w:r>
          <w:delText>DELETED</w:delText>
        </w:r>
      </w:del>
      <w:moveFrom w:id="3" w:author="a">
        <w:r>
          <w:t xml:space="preserve">MOVEDAWAY</w:t>
        </w:r>
      </w:moveFrom>
      <w:moveTo w:id="4" w:author="a">
        <w:r>
          <w:t xml:space="preserve"> and moved-to text too.</w:t>
        </w:r>
      </w:moveTo>
    </w:p>
    <w:p>
      <w:r>
        <w:t xml:space="preserve">6. A </w:t>
      </w:r>
      <w:hyperlink r:id="rIdX">
        <w:r>
          <w:t xml:space="preserve">hyperlink's text</w:t>
        </w:r>
      </w:hyperlink>
      <w:r>
        <w:t xml:space="preserve"> is kept.</w:t>
      </w:r>
    </w:p>
    <w:p>
      <w:r>
        <w:t xml:space="preserve">7. A simple field result: </w:t>
      </w:r>
      <w:fldSimple w:instr=" PAGE ">
        <w:r>
          <w:t xml:space="preserve">42</w:t>
        </w:r>
      </w:fldSimple>
    </w:p>
    <w:p>
      <w:r>
        <w:t xml:space="preserve">8. A complex field: </w:t>
      </w:r>
      <w:r>
        <w:fldChar w:fldCharType="begin"/>
      </w:r>
      <w:r>
        <w:instrText xml:space="preserve"> DATE \@ yyyy </w:instrText>
      </w:r>
      <w:r>
        <w:fldChar w:fldCharType="separate"/>
      </w:r>
      <w:r>
        <w:t xml:space="preserve">2026</w:t>
      </w:r>
      <w:r>
        <w:fldChar w:fldCharType="end"/>
      </w:r>
    </w:p>
    <w:p>
      <w:r>
        <w:t xml:space="preserve">9. Inline content control: </w:t>
      </w:r>
      <w:sdt>
        <w:sdtContent>
          <w:r>
            <w:t xml:space="preserve">kept</w:t>
          </w:r>
        </w:sdtContent>
      </w:sdt>
    </w:p>
    <w:sdt>
      <w:sdtContent>
        <w:p>
          <w:r>
            <w:t xml:space="preserve">10. A body-level content control is walked in place.</w:t>
          </w:r>
        </w:p>
      </w:sdtContent>
    </w:sdt>
    <w:p>
      <w:r>
        <w:t xml:space="preserve">11. A text box is outside the flow</w:t>
      </w:r>
      <w:r>
        <w:pict>
          <v:shape>
            <v:textbox>
              <w:txbxContent>
                <w:p>
                  <w:r>
                    <w:t xml:space="preserve">TEXTBOX</w:t>
                  </w:r>
                </w:p>
              </w:txbxContent>
            </v:textbox>
          </v:shape>
        </w:pict>
      </w:r>
      <mc:AlternateContent>
        <mc:Choice Requires="wps">
          <w:r>
            <w:t>CHOICE</w:t>
          </w:r>
        </mc:Choice>
        <mc:Fallback>
          <w:r>
            <w:t>FALLBACK</w:t>
          </w:r>
        </mc:Fallback>
      </mc:AlternateContent>
    </w:p>
    <w:tbl>
      <w:tblGrid>
        <w:gridCol/>
        <w:gridCol/>
        <w:gridCol/>
      </w:tblGrid>
      <w:tr>
        <w:tc>
          <w:tcPr/>
          <w:p>
            <w:r>
              <w:t xml:space="preserve">12a. header</w:t>
            </w:r>
          </w:p>
        </w:tc>
        <w:tc>
          <w:tcPr>
            <w:gridSpan w:val="2"/>
          </w:tcPr>
          <w:p>
            <w:r>
              <w:t xml:space="preserve">12b. spans two</w:t>
            </w:r>
          </w:p>
        </w:tc>
      </w:tr>
      <w:tr>
        <w:tc>
          <w:tcPr>
            <w:vMerge w:val="restart"/>
          </w:tcPr>
          <w:p>
            <w:r>
              <w:t xml:space="preserve">13a. merge start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13c.</w:t>
            </w:r>
          </w:p>
        </w:tc>
      </w:tr>
      <w:tr>
        <w:tc>
          <w:tcPr>
            <w:vMerge/>
          </w:tcPr>
          <w:p>
            <w:r>
              <w:t xml:space="preserve">CONTINUATION</w:t>
            </w:r>
          </w:p>
        </w:tc>
        <w:tc>
          <w:tcPr/>
          <w:p>
            <w:r>
              <w:t xml:space="preserve">14b. two</w:t>
            </w:r>
          </w:p>
          <w:p>
            <w:r>
              <w:t xml:space="preserve">paragraphs</w:t>
            </w:r>
          </w:p>
        </w:tc>
        <w:tc>
          <w:tcPr/>
          <w:p>
            <w:r>
              <w:t xml:space="preserve">14c. outer</w:t>
            </w:r>
          </w:p>
          <w:tbl>
            <w:tr>
              <w:tc>
                <w:tcPr/>
                <w:p>
                  <w:r>
                    <w:t xml:space="preserve">NESTED</w:t>
                  </w:r>
                </w:p>
              </w:tc>
            </w:tr>
          </w:tbl>
        </w:tc>
      </w:tr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 </w:t>
            </w:r>
          </w:p>
        </w:tc>
        <w:tc>
          <w:tcPr/>
          <w:p>
            <w:r>
              <w:t xml:space="preserve"/>
            </w:r>
          </w:p>
        </w:tc>
      </w:tr>
      <w:tr>
        <w:sdt>
          <w:sdtContent>
            <w:tc>
              <w:tcPr/>
              <w:p>
                <w:r>
                  <w:t xml:space="preserve">15a. cell in a control</w:t>
                </w:r>
              </w:p>
            </w:tc>
          </w:sdtContent>
        </w:sdt>
        <w:tc>
          <w:tcPr/>
          <w:p>
            <w:r>
              <w:t xml:space="preserve">15b.</w:t>
            </w:r>
          </w:p>
        </w:tc>
        <w:tc>
          <w:tcPr/>
          <w:p>
            <w:r>
              <w:t xml:space="preserve">15c.</w:t>
            </w:r>
          </w:p>
        </w:tc>
      </w:tr>
    </w:tbl>
    <w:p>
      <w:r>
        <w:t xml:space="preserve">16. After the table, in document order.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